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COMPAT-REVIEW-DOCX</w:t>
      </w:r>
    </w:p>
    <w:p>
      <w:r>
        <w:t xml:space="preserve">Review this proposal: </w:t>
      </w:r>
      <w:commentRangeStart w:id="0"/>
      <w:r>
        <w:t>COMMENT-ANCHOR</w:t>
      </w:r>
      <w:commentRangeEnd w:id="0"/>
      <w:r>
        <w:rPr>
          <w:rStyle w:val="CommentReference"/>
        </w:rPr>
        <w:commentReference w:id="0"/>
      </w:r>
    </w:p>
    <w:p>
      <w:r>
        <w:t xml:space="preserve">Revision sample: </w:t>
      </w:r>
      <w:del w:id="20" w:author="Fixture Author" w:date="2025-01-15T12:00:00Z">
        <w:r>
          <w:delText>OLD-REVISED-TEXT</w:delText>
        </w:r>
      </w:del>
      <w:ins w:id="21" w:author="Fixture Author" w:date="2025-01-15T12:00:00Z">
        <w:r>
          <w:t>NEW-REVISED-TEXT</w:t>
        </w:r>
      </w:ins>
    </w:p>
    <w:p>
      <w:r>
        <w:t>Reference with footnote</w:t>
      </w:r>
      <w: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COMPLEX-MERGED-HEADER</w:t>
            </w:r>
          </w:p>
        </w:tc>
      </w:tr>
      <w:tr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NESTED-0-0</w:t>
                  </w:r>
                </w:p>
              </w:tc>
              <w:tc>
                <w:tcPr>
                  <w:tcW w:type="dxa" w:w="2160"/>
                </w:tcPr>
                <w:p>
                  <w:r>
                    <w:t>NESTED-0-1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NESTED-1-0</w:t>
                  </w:r>
                </w:p>
              </w:tc>
              <w:tc>
                <w:tcPr>
                  <w:tcW w:type="dxa" w:w="2160"/>
                </w:tcPr>
                <w:p>
                  <w:r>
                    <w:t>NESTED-1-1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OUTER-CELL-PERSISTENT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ompatibility Author" w:initials="QA" w:date="2025-01-15T12:00:00Z">
    <w:p>
      <w:pPr>
        <w:pStyle w:val="CommentText"/>
      </w:pPr>
      <w:r>
        <w:rPr>
          <w:rStyle w:val="CommentReference"/>
        </w:rPr>
        <w:annotationRef/>
      </w:r>
      <w:r>
        <w:t>EDITOR-COMMENT / 请核对这项数据。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FOOTNOTE-PERSISTENT / 原创脚注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Compat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COMPAT-REVIEW-DOCX</dc:title>
  <dc:subject>Synthetic original fixture, not Office-generated</dc:subject>
  <dc:creator>Open Office compatibility corpus generator</dc:creator>
  <cp:keywords/>
  <dc:description>generated by python-docx</dc:description>
  <cp:lastModifiedBy/>
  <cp:revision>1</cp:revision>
  <dcterms:created xsi:type="dcterms:W3CDTF">2025-01-15T12:00:00Z</dcterms:created>
  <dcterms:modified xsi:type="dcterms:W3CDTF">2025-01-15T12:00:00Z</dcterms:modified>
  <cp:category/>
</cp:coreProperties>
</file>